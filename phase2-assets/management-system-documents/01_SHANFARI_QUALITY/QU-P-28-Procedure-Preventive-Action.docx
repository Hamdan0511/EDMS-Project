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_rels/header1.xml.rels" ContentType="application/vnd.openxmlformats-package.relationships+xml"/>
  <Override PartName="/word/_rels/document.xml.rels" ContentType="application/vnd.openxmlformats-package.relationships+xml"/>
  <Override PartName="/{pngname}" ContentType="image/png"/>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ind w:hanging="0" w:left="567"/>
        <w:rPr/>
      </w:pPr>
      <w:r>
        <w:rPr/>
        <w:t>Purpose</w:t>
      </w:r>
    </w:p>
    <w:p>
      <w:pPr>
        <w:pStyle w:val="Normal"/>
        <w:rPr/>
      </w:pPr>
      <w:r>
        <w:rPr/>
      </w:r>
    </w:p>
    <w:p>
      <w:pPr>
        <w:pStyle w:val="Normal"/>
        <w:rPr/>
      </w:pPr>
      <w:r>
        <w:rPr/>
        <w:t xml:space="preserve">This </w:t>
      </w:r>
      <w:del w:id="0" w:author="jbyrne" w:date="2001-08-14T15:44:00Z">
        <w:r>
          <w:rPr/>
          <w:delText>work instruction</w:delText>
        </w:r>
      </w:del>
      <w:ins w:id="1" w:author="jbyrne" w:date="2001-08-14T15:44:00Z">
        <w:r>
          <w:rPr/>
          <w:t>procedure</w:t>
        </w:r>
      </w:ins>
      <w:r>
        <w:rPr/>
        <w:t xml:space="preserve"> outlines the means by which potential non-conformities are determined so that preventive action can be instigated to prevent their occurrence.</w:t>
      </w:r>
    </w:p>
    <w:p>
      <w:pPr>
        <w:pStyle w:val="Normal"/>
        <w:rPr/>
      </w:pPr>
      <w:r>
        <w:rPr/>
      </w:r>
    </w:p>
    <w:p>
      <w:pPr>
        <w:pStyle w:val="Heading1"/>
        <w:ind w:hanging="0" w:left="567"/>
        <w:rPr/>
      </w:pPr>
      <w:r>
        <w:rPr/>
        <w:t>Scope</w:t>
      </w:r>
    </w:p>
    <w:p>
      <w:pPr>
        <w:pStyle w:val="Normal"/>
        <w:rPr/>
      </w:pPr>
      <w:r>
        <w:rPr/>
      </w:r>
    </w:p>
    <w:p>
      <w:pPr>
        <w:pStyle w:val="Normal"/>
        <w:rPr/>
      </w:pPr>
      <w:r>
        <w:rPr/>
        <w:t>This procedure applies to both product and system non-conformities and is applicable both in Head Office and on projects.</w:t>
      </w:r>
    </w:p>
    <w:p>
      <w:pPr>
        <w:pStyle w:val="Normal"/>
        <w:rPr/>
      </w:pPr>
      <w:r>
        <w:rPr/>
        <w:t>It covers equipment, materials and documentation used in:</w:t>
      </w:r>
    </w:p>
    <w:p>
      <w:pPr>
        <w:pStyle w:val="Normal"/>
        <w:numPr>
          <w:ilvl w:val="0"/>
          <w:numId w:val="5"/>
        </w:numPr>
        <w:tabs>
          <w:tab w:val="clear" w:pos="567"/>
          <w:tab w:val="left" w:pos="927" w:leader="none"/>
        </w:tabs>
        <w:ind w:hanging="360" w:left="927" w:right="0"/>
        <w:rPr/>
      </w:pPr>
      <w:r>
        <w:rPr/>
        <w:t>Operation of the Contractor management system, including Engineering and Design;</w:t>
      </w:r>
    </w:p>
    <w:p>
      <w:pPr>
        <w:pStyle w:val="Normal"/>
        <w:numPr>
          <w:ilvl w:val="0"/>
          <w:numId w:val="5"/>
        </w:numPr>
        <w:tabs>
          <w:tab w:val="clear" w:pos="567"/>
          <w:tab w:val="left" w:pos="927" w:leader="none"/>
        </w:tabs>
        <w:ind w:hanging="360" w:left="927" w:right="0"/>
        <w:rPr/>
      </w:pPr>
      <w:r>
        <w:rPr/>
        <w:t>The preparation of bid packages for a prospective Vendors;</w:t>
      </w:r>
    </w:p>
    <w:p>
      <w:pPr>
        <w:pStyle w:val="Normal"/>
        <w:numPr>
          <w:ilvl w:val="0"/>
          <w:numId w:val="5"/>
        </w:numPr>
        <w:tabs>
          <w:tab w:val="clear" w:pos="567"/>
          <w:tab w:val="left" w:pos="927" w:leader="none"/>
        </w:tabs>
        <w:ind w:hanging="360" w:left="927" w:right="0"/>
        <w:rPr/>
      </w:pPr>
      <w:r>
        <w:rPr/>
        <w:t>Execution of supply and subcontracts;</w:t>
      </w:r>
    </w:p>
    <w:p>
      <w:pPr>
        <w:pStyle w:val="Normal"/>
        <w:numPr>
          <w:ilvl w:val="0"/>
          <w:numId w:val="5"/>
        </w:numPr>
        <w:tabs>
          <w:tab w:val="clear" w:pos="567"/>
          <w:tab w:val="left" w:pos="927" w:leader="none"/>
        </w:tabs>
        <w:ind w:hanging="360" w:left="927" w:right="0"/>
        <w:rPr/>
      </w:pPr>
      <w:r>
        <w:rPr/>
        <w:t>Execution of work packages</w:t>
      </w:r>
    </w:p>
    <w:p>
      <w:pPr>
        <w:pStyle w:val="Normal"/>
        <w:numPr>
          <w:ilvl w:val="0"/>
          <w:numId w:val="5"/>
        </w:numPr>
        <w:tabs>
          <w:tab w:val="clear" w:pos="567"/>
          <w:tab w:val="left" w:pos="927" w:leader="none"/>
        </w:tabs>
        <w:ind w:hanging="360" w:left="927" w:right="0"/>
        <w:rPr/>
      </w:pPr>
      <w:r>
        <w:rPr/>
        <w:t>All associated services.</w:t>
      </w:r>
    </w:p>
    <w:p>
      <w:pPr>
        <w:pStyle w:val="Normal"/>
        <w:rPr/>
      </w:pPr>
      <w:r>
        <w:rPr/>
      </w:r>
    </w:p>
    <w:p>
      <w:pPr>
        <w:pStyle w:val="Heading1"/>
        <w:ind w:hanging="0" w:left="567"/>
        <w:rPr/>
      </w:pPr>
      <w:r>
        <w:rPr/>
        <w:t>Explanation of terms</w:t>
      </w:r>
    </w:p>
    <w:p>
      <w:pPr>
        <w:pStyle w:val="Normal"/>
        <w:rPr/>
      </w:pPr>
      <w:r>
        <w:rPr/>
      </w:r>
    </w:p>
    <w:p>
      <w:pPr>
        <w:pStyle w:val="Normal"/>
        <w:rPr/>
      </w:pPr>
      <w:r>
        <w:rPr/>
        <w:t>For the purpose of this document the following definitions shall apply:</w:t>
      </w:r>
    </w:p>
    <w:p>
      <w:pPr>
        <w:pStyle w:val="Normal"/>
        <w:rPr/>
      </w:pPr>
      <w:r>
        <w:rPr/>
      </w:r>
    </w:p>
    <w:p>
      <w:pPr>
        <w:pStyle w:val="Normal"/>
        <w:tabs>
          <w:tab w:val="clear" w:pos="567"/>
          <w:tab w:val="left" w:pos="2835" w:leader="none"/>
        </w:tabs>
        <w:ind w:hanging="2268" w:left="2835" w:right="0"/>
        <w:rPr/>
      </w:pPr>
      <w:r>
        <w:rPr/>
        <w:t>Non-Conform</w:t>
      </w:r>
      <w:ins w:id="2" w:author="jbyrne" w:date="2001-08-14T15:45:00Z">
        <w:r>
          <w:rPr/>
          <w:t>ity</w:t>
        </w:r>
      </w:ins>
      <w:del w:id="3" w:author="jbyrne" w:date="2001-08-14T15:45:00Z">
        <w:r>
          <w:rPr/>
          <w:delText>ance</w:delText>
        </w:r>
      </w:del>
      <w:r>
        <w:rPr/>
        <w:t>:</w:t>
        <w:tab/>
        <w:t>a deficiency in characteristic, documentation, specification or procedure which renders the quality of an item or service unacceptable or indeterminate.</w:t>
      </w:r>
      <w:ins w:id="4" w:author="jbyrne" w:date="2001-08-14T16:07:00Z">
        <w:r>
          <w:rPr/>
          <w:t xml:space="preserve"> [Non-fulfilment of a requirement,</w:t>
        </w:r>
      </w:ins>
      <w:r>
        <w:rPr/>
        <w:t xml:space="preserve"> </w:t>
      </w:r>
      <w:ins w:id="5" w:author="jbyrne" w:date="2001-08-14T16:08:00Z">
        <w:r>
          <w:rPr/>
          <w:t>ISO 9000 : 2000]</w:t>
        </w:r>
      </w:ins>
    </w:p>
    <w:p>
      <w:pPr>
        <w:pStyle w:val="Normal"/>
        <w:tabs>
          <w:tab w:val="clear" w:pos="567"/>
          <w:tab w:val="left" w:pos="2835" w:leader="none"/>
        </w:tabs>
        <w:rPr/>
      </w:pPr>
      <w:r>
        <w:rPr/>
      </w:r>
    </w:p>
    <w:p>
      <w:pPr>
        <w:pStyle w:val="Normal"/>
        <w:tabs>
          <w:tab w:val="clear" w:pos="567"/>
          <w:tab w:val="left" w:pos="2835" w:leader="none"/>
        </w:tabs>
        <w:ind w:hanging="2268" w:left="2835" w:right="0"/>
        <w:rPr/>
      </w:pPr>
      <w:r>
        <w:rPr/>
        <w:t>Corrective Action:</w:t>
        <w:tab/>
        <w:t xml:space="preserve">measures to rectify and document a Non-Conformance adversely affecting the quality of a product or service and, where necessary, to prevent </w:t>
      </w:r>
      <w:del w:id="6" w:author="jbyrne" w:date="2001-08-14T15:46:00Z">
        <w:r>
          <w:rPr/>
          <w:delText>repetition</w:delText>
        </w:r>
      </w:del>
      <w:ins w:id="7" w:author="jbyrne" w:date="2001-08-14T15:46:00Z">
        <w:r>
          <w:rPr/>
          <w:t>recurrance</w:t>
        </w:r>
      </w:ins>
      <w:r>
        <w:rPr/>
        <w:t>.</w:t>
      </w:r>
    </w:p>
    <w:p>
      <w:pPr>
        <w:pStyle w:val="Normal"/>
        <w:tabs>
          <w:tab w:val="clear" w:pos="567"/>
          <w:tab w:val="left" w:pos="2835" w:leader="none"/>
        </w:tabs>
        <w:ind w:hanging="2268" w:left="2835" w:right="0"/>
        <w:rPr/>
      </w:pPr>
      <w:r>
        <w:rPr/>
      </w:r>
    </w:p>
    <w:p>
      <w:pPr>
        <w:pStyle w:val="Normal"/>
        <w:tabs>
          <w:tab w:val="clear" w:pos="567"/>
          <w:tab w:val="left" w:pos="2835" w:leader="none"/>
        </w:tabs>
        <w:ind w:hanging="2268" w:left="2835" w:right="0"/>
        <w:rPr/>
      </w:pPr>
      <w:r>
        <w:rPr/>
        <w:t>Preventive Action</w:t>
        <w:tab/>
        <w:t>Action to eliminate the causes of potential non-conformities in order to prevent their occurrence</w:t>
      </w:r>
    </w:p>
    <w:p>
      <w:pPr>
        <w:pStyle w:val="Normal"/>
        <w:tabs>
          <w:tab w:val="clear" w:pos="567"/>
          <w:tab w:val="left" w:pos="2835" w:leader="none"/>
        </w:tabs>
        <w:rPr/>
      </w:pPr>
      <w:r>
        <w:rPr/>
      </w:r>
    </w:p>
    <w:p>
      <w:pPr>
        <w:pStyle w:val="Normal"/>
        <w:tabs>
          <w:tab w:val="clear" w:pos="567"/>
          <w:tab w:val="left" w:pos="2835" w:leader="none"/>
        </w:tabs>
        <w:rPr/>
      </w:pPr>
      <w:r>
        <w:rPr/>
        <w:t>Item:</w:t>
        <w:tab/>
        <w:t>any material, component, assembly or finished product.</w:t>
      </w:r>
    </w:p>
    <w:p>
      <w:pPr>
        <w:pStyle w:val="Normal"/>
        <w:tabs>
          <w:tab w:val="clear" w:pos="567"/>
          <w:tab w:val="left" w:pos="2268" w:leader="none"/>
        </w:tabs>
        <w:rPr/>
      </w:pPr>
      <w:r>
        <w:rPr/>
      </w:r>
    </w:p>
    <w:p>
      <w:pPr>
        <w:pStyle w:val="Heading1"/>
        <w:ind w:hanging="0" w:left="567"/>
        <w:rPr/>
      </w:pPr>
      <w:r>
        <w:rPr/>
        <w:t>Interface documentation</w:t>
      </w:r>
    </w:p>
    <w:p>
      <w:pPr>
        <w:pStyle w:val="Header"/>
        <w:tabs>
          <w:tab w:val="clear" w:pos="4320"/>
          <w:tab w:val="clear" w:pos="8640"/>
        </w:tabs>
        <w:rPr/>
      </w:pPr>
      <w:r>
        <w:rPr/>
      </w:r>
    </w:p>
    <w:p>
      <w:pPr>
        <w:pStyle w:val="Normal"/>
        <w:numPr>
          <w:ilvl w:val="0"/>
          <w:numId w:val="4"/>
        </w:numPr>
        <w:tabs>
          <w:tab w:val="clear" w:pos="567"/>
          <w:tab w:val="left" w:pos="927" w:leader="none"/>
          <w:tab w:val="left" w:pos="2268" w:leader="none"/>
        </w:tabs>
        <w:ind w:hanging="360" w:left="927" w:right="0"/>
        <w:rPr/>
      </w:pPr>
      <w:r>
        <w:rPr/>
        <w:t xml:space="preserve">Procedure Control of Non-conformities and Corrective Action [QU-P-27] </w:t>
      </w:r>
    </w:p>
    <w:p>
      <w:pPr>
        <w:pStyle w:val="Normal"/>
        <w:numPr>
          <w:ilvl w:val="0"/>
          <w:numId w:val="3"/>
        </w:numPr>
        <w:tabs>
          <w:tab w:val="clear" w:pos="567"/>
          <w:tab w:val="left" w:pos="927" w:leader="none"/>
        </w:tabs>
        <w:ind w:hanging="360" w:left="927" w:right="0"/>
        <w:rPr/>
      </w:pPr>
      <w:r>
        <w:rPr/>
        <w:t>Form Non Conformance Report [QU-F-21]</w:t>
      </w:r>
    </w:p>
    <w:p>
      <w:pPr>
        <w:pStyle w:val="Normal"/>
        <w:numPr>
          <w:ilvl w:val="0"/>
          <w:numId w:val="3"/>
        </w:numPr>
        <w:tabs>
          <w:tab w:val="clear" w:pos="567"/>
          <w:tab w:val="left" w:pos="927" w:leader="none"/>
        </w:tabs>
        <w:ind w:hanging="360" w:left="927" w:right="0"/>
        <w:rPr/>
      </w:pPr>
      <w:r>
        <w:rPr/>
        <w:t>Form Corrective Action Request [QU-F-22]</w:t>
      </w:r>
    </w:p>
    <w:p>
      <w:pPr>
        <w:pStyle w:val="Normal"/>
        <w:rPr/>
      </w:pPr>
      <w:r>
        <w:rPr/>
      </w:r>
    </w:p>
    <w:p>
      <w:pPr>
        <w:pStyle w:val="Heading1"/>
        <w:ind w:hanging="0" w:left="567"/>
        <w:rPr/>
      </w:pPr>
      <w:r>
        <w:rPr/>
        <w:t>Responsibilities</w:t>
      </w:r>
    </w:p>
    <w:p>
      <w:pPr>
        <w:pStyle w:val="Normal"/>
        <w:rPr/>
      </w:pPr>
      <w:r>
        <w:rPr/>
      </w:r>
    </w:p>
    <w:p>
      <w:pPr>
        <w:pStyle w:val="Normal"/>
        <w:rPr/>
      </w:pPr>
      <w:ins w:id="8" w:author="jbyrne" w:date="2001-08-14T15:51:00Z">
        <w:r>
          <w:rPr/>
          <w:t xml:space="preserve">The </w:t>
        </w:r>
      </w:ins>
      <w:ins w:id="9" w:author="jbyrne" w:date="2001-08-14T15:51:00Z">
        <w:r>
          <w:rPr>
            <w:b/>
            <w:bCs/>
          </w:rPr>
          <w:t>Project Manager</w:t>
        </w:r>
      </w:ins>
      <w:r>
        <w:rPr/>
        <w:t xml:space="preserve">, </w:t>
      </w:r>
      <w:r>
        <w:rPr>
          <w:b/>
          <w:bCs/>
        </w:rPr>
        <w:t>Area Manager</w:t>
      </w:r>
      <w:r>
        <w:rPr/>
        <w:t xml:space="preserve"> or </w:t>
      </w:r>
      <w:r>
        <w:rPr>
          <w:b/>
          <w:bCs/>
        </w:rPr>
        <w:t>Head of Department</w:t>
      </w:r>
      <w:r>
        <w:rPr/>
        <w:t xml:space="preserve"> shall determine the actions necessary to eliminate the causes of potential non-conformities in order to prevent their occurrence.</w:t>
      </w:r>
    </w:p>
    <w:p>
      <w:pPr>
        <w:pStyle w:val="Normal"/>
        <w:rPr>
          <w:ins w:id="11" w:author="jbyrne" w:date="2001-08-14T15:48:00Z"/>
        </w:rPr>
      </w:pPr>
      <w:ins w:id="10" w:author="jbyrne" w:date="2001-08-14T15:48:00Z">
        <w:r>
          <w:rPr/>
        </w:r>
      </w:ins>
    </w:p>
    <w:p>
      <w:pPr>
        <w:pStyle w:val="Normal"/>
        <w:rPr>
          <w:ins w:id="17" w:author="jbyrne" w:date="2001-08-14T15:51:00Z"/>
        </w:rPr>
      </w:pPr>
      <w:ins w:id="12" w:author="jbyrne" w:date="2001-08-14T15:48:00Z">
        <w:r>
          <w:rPr/>
          <w:t xml:space="preserve">The </w:t>
        </w:r>
      </w:ins>
      <w:ins w:id="13" w:author="jbyrne" w:date="2001-08-14T15:48:00Z">
        <w:r>
          <w:rPr>
            <w:b/>
            <w:bCs/>
          </w:rPr>
          <w:t xml:space="preserve">Project </w:t>
        </w:r>
      </w:ins>
      <w:r>
        <w:rPr>
          <w:b/>
          <w:bCs/>
        </w:rPr>
        <w:t xml:space="preserve">Quality </w:t>
      </w:r>
      <w:ins w:id="14" w:author="jbyrne" w:date="2001-08-14T15:48:00Z">
        <w:r>
          <w:rPr>
            <w:b/>
            <w:bCs/>
          </w:rPr>
          <w:t>Manager</w:t>
        </w:r>
      </w:ins>
      <w:ins w:id="15" w:author="jbyrne" w:date="2001-08-14T15:48:00Z">
        <w:r>
          <w:rPr/>
          <w:t xml:space="preserve"> </w:t>
        </w:r>
      </w:ins>
      <w:r>
        <w:rPr/>
        <w:t xml:space="preserve">or </w:t>
      </w:r>
      <w:r>
        <w:rPr>
          <w:b/>
          <w:bCs/>
        </w:rPr>
        <w:t>Quality Manager</w:t>
      </w:r>
      <w:r>
        <w:rPr/>
        <w:t xml:space="preserve"> at Head Office </w:t>
      </w:r>
      <w:ins w:id="16" w:author="jbyrne" w:date="2001-08-14T15:48:00Z">
        <w:r>
          <w:rPr/>
          <w:t xml:space="preserve">shall </w:t>
        </w:r>
      </w:ins>
      <w:r>
        <w:rPr/>
        <w:t>coordinate the above actions to ensure that they are effective in achieving the required goals.</w:t>
      </w:r>
    </w:p>
    <w:p>
      <w:pPr>
        <w:pStyle w:val="Normal"/>
        <w:rPr>
          <w:ins w:id="19" w:author="jbyrne" w:date="2001-08-14T15:51:00Z"/>
        </w:rPr>
      </w:pPr>
      <w:ins w:id="18" w:author="jbyrne" w:date="2001-08-14T15:51:00Z">
        <w:r>
          <w:rPr/>
        </w:r>
      </w:ins>
    </w:p>
    <w:p>
      <w:pPr>
        <w:pStyle w:val="Normal"/>
        <w:numPr>
          <w:ilvl w:val="0"/>
          <w:numId w:val="2"/>
        </w:numPr>
        <w:tabs>
          <w:tab w:val="clear" w:pos="567"/>
          <w:tab w:val="left" w:pos="927" w:leader="none"/>
        </w:tabs>
        <w:ind w:hanging="360" w:left="927" w:right="0"/>
        <w:rPr>
          <w:del w:id="23" w:author="jbyrne" w:date="2001-08-14T15:48:00Z"/>
        </w:rPr>
      </w:pPr>
      <w:del w:id="20" w:author="jbyrne" w:date="2001-08-14T15:48:00Z">
        <w:r>
          <w:rPr/>
          <w:delText xml:space="preserve">The </w:delText>
        </w:r>
      </w:del>
      <w:del w:id="21" w:author="jbyrne" w:date="2001-08-14T15:48:00Z">
        <w:r>
          <w:rPr>
            <w:b/>
          </w:rPr>
          <w:delText>Project Quality Manager</w:delText>
        </w:r>
      </w:del>
      <w:del w:id="22" w:author="jbyrne" w:date="2001-08-14T15:48:00Z">
        <w:r>
          <w:rPr/>
          <w:delText xml:space="preserve"> shall in conjunction with other disciplines as appropriate, be responsible for ensuring that the appropriate Corrective Action has been implemented by the responsible party in response to a Non-conformance, occurring during execution of the Project.</w:delText>
        </w:r>
      </w:del>
    </w:p>
    <w:p>
      <w:pPr>
        <w:pStyle w:val="Normal"/>
        <w:rPr>
          <w:del w:id="25" w:author="jbyrne" w:date="2001-08-14T15:48:00Z"/>
        </w:rPr>
      </w:pPr>
      <w:del w:id="24" w:author="jbyrne" w:date="2001-08-14T15:48:00Z">
        <w:r>
          <w:rPr/>
        </w:r>
      </w:del>
    </w:p>
    <w:p>
      <w:pPr>
        <w:pStyle w:val="Normal"/>
        <w:numPr>
          <w:ilvl w:val="0"/>
          <w:numId w:val="2"/>
        </w:numPr>
        <w:tabs>
          <w:tab w:val="clear" w:pos="567"/>
          <w:tab w:val="left" w:pos="927" w:leader="none"/>
        </w:tabs>
        <w:ind w:hanging="360" w:left="927" w:right="0"/>
        <w:rPr>
          <w:del w:id="39" w:author="jbyrne" w:date="2001-08-14T15:48:00Z"/>
        </w:rPr>
      </w:pPr>
      <w:del w:id="26" w:author="jbyrne" w:date="2001-08-14T15:48:00Z">
        <w:r>
          <w:rPr/>
          <w:delText xml:space="preserve">The </w:delText>
        </w:r>
      </w:del>
      <w:del w:id="27" w:author="jbyrne" w:date="2001-08-14T15:48:00Z">
        <w:r>
          <w:rPr>
            <w:b/>
          </w:rPr>
          <w:delText>Project Quality Manager</w:delText>
        </w:r>
      </w:del>
      <w:del w:id="28" w:author="jbyrne" w:date="2001-08-14T15:48:00Z">
        <w:r>
          <w:rPr/>
          <w:delText xml:space="preserve"> shall be responsible, in conjunction with other disciplines as appropriate, for the recommendation of Corrective Action for Non-Conform</w:delText>
        </w:r>
      </w:del>
      <w:del w:id="29" w:author="jbyrne" w:date="2001-08-14T15:46:00Z">
        <w:r>
          <w:rPr/>
          <w:delText>ances</w:delText>
        </w:r>
      </w:del>
      <w:del w:id="30" w:author="jbyrne" w:date="2001-08-14T15:48:00Z">
        <w:r>
          <w:rPr/>
          <w:delText xml:space="preserve"> attributed to the actions of a </w:delText>
        </w:r>
      </w:del>
      <w:del w:id="31" w:author="jbyrne" w:date="2001-08-14T15:48:00Z">
        <w:r>
          <w:rPr>
            <w:b/>
          </w:rPr>
          <w:delText>Vendor</w:delText>
        </w:r>
      </w:del>
      <w:del w:id="32" w:author="jbyrne" w:date="2001-08-14T15:48:00Z">
        <w:r>
          <w:rPr/>
          <w:delText xml:space="preserve"> or </w:delText>
        </w:r>
      </w:del>
      <w:del w:id="33" w:author="jbyrne" w:date="2001-08-14T15:48:00Z">
        <w:r>
          <w:rPr>
            <w:b/>
          </w:rPr>
          <w:delText>Subcontractor</w:delText>
        </w:r>
      </w:del>
      <w:del w:id="34" w:author="jbyrne" w:date="2001-08-14T15:48:00Z">
        <w:r>
          <w:rPr/>
          <w:delText xml:space="preserve">. He shall ensure, in liaison with the </w:delText>
        </w:r>
      </w:del>
      <w:del w:id="35" w:author="jbyrne" w:date="2001-08-14T15:48:00Z">
        <w:r>
          <w:rPr>
            <w:b/>
          </w:rPr>
          <w:delText>Vendor's</w:delText>
        </w:r>
      </w:del>
      <w:del w:id="36" w:author="jbyrne" w:date="2001-08-14T15:48:00Z">
        <w:r>
          <w:rPr/>
          <w:delText xml:space="preserve"> or </w:delText>
        </w:r>
      </w:del>
      <w:del w:id="37" w:author="jbyrne" w:date="2001-08-14T15:48:00Z">
        <w:r>
          <w:rPr>
            <w:b/>
          </w:rPr>
          <w:delText>Subcontractor's</w:delText>
        </w:r>
      </w:del>
      <w:del w:id="38" w:author="jbyrne" w:date="2001-08-14T15:48:00Z">
        <w:r>
          <w:rPr/>
          <w:delText xml:space="preserve"> quality representative, the satisfactory implementation of the agreed Corrective Action.</w:delText>
        </w:r>
      </w:del>
    </w:p>
    <w:p>
      <w:pPr>
        <w:pStyle w:val="Normal"/>
        <w:widowControl/>
        <w:numPr>
          <w:ilvl w:val="0"/>
          <w:numId w:val="2"/>
        </w:numPr>
        <w:tabs>
          <w:tab w:val="clear" w:pos="567"/>
          <w:tab w:val="left" w:pos="927" w:leader="none"/>
        </w:tabs>
        <w:bidi w:val="0"/>
        <w:ind w:hanging="360" w:left="927" w:right="0"/>
        <w:rPr>
          <w:del w:id="41" w:author="jbyrne" w:date="2001-08-14T15:48:00Z"/>
        </w:rPr>
      </w:pPr>
      <w:del w:id="40" w:author="jbyrne" w:date="2001-08-14T15:48:00Z">
        <w:r>
          <w:rPr/>
        </w:r>
      </w:del>
    </w:p>
    <w:p>
      <w:pPr>
        <w:pStyle w:val="Normal"/>
        <w:widowControl/>
        <w:numPr>
          <w:ilvl w:val="0"/>
          <w:numId w:val="2"/>
        </w:numPr>
        <w:tabs>
          <w:tab w:val="clear" w:pos="567"/>
          <w:tab w:val="left" w:pos="927" w:leader="none"/>
        </w:tabs>
        <w:bidi w:val="0"/>
        <w:ind w:hanging="360" w:left="927" w:right="0"/>
        <w:rPr>
          <w:del w:id="45" w:author="jbyrne" w:date="2001-08-14T15:48:00Z"/>
        </w:rPr>
      </w:pPr>
      <w:del w:id="42" w:author="jbyrne" w:date="2001-08-14T15:48:00Z">
        <w:r>
          <w:rPr/>
          <w:delText xml:space="preserve">The </w:delText>
        </w:r>
      </w:del>
      <w:del w:id="43" w:author="jbyrne" w:date="2001-08-14T15:48:00Z">
        <w:r>
          <w:rPr>
            <w:b/>
          </w:rPr>
          <w:delText>Project Quality Manager</w:delText>
        </w:r>
      </w:del>
      <w:del w:id="44" w:author="jbyrne" w:date="2001-08-14T15:48:00Z">
        <w:r>
          <w:rPr/>
          <w:delText xml:space="preserve"> [or his delegate] shall, by means of audit or otherwise, ensure that all Non-Conformances are satisfactorily rectified by means of agreed, appropriate Corrective Action.</w:delText>
        </w:r>
      </w:del>
    </w:p>
    <w:p>
      <w:pPr>
        <w:pStyle w:val="Normal"/>
        <w:widowControl/>
        <w:numPr>
          <w:ilvl w:val="0"/>
          <w:numId w:val="2"/>
        </w:numPr>
        <w:tabs>
          <w:tab w:val="clear" w:pos="567"/>
          <w:tab w:val="left" w:pos="927" w:leader="none"/>
        </w:tabs>
        <w:bidi w:val="0"/>
        <w:ind w:hanging="360" w:left="927" w:right="0"/>
        <w:rPr>
          <w:del w:id="47" w:author="jbyrne" w:date="2001-08-14T15:48:00Z"/>
        </w:rPr>
      </w:pPr>
      <w:del w:id="46" w:author="jbyrne" w:date="2001-08-14T15:48:00Z">
        <w:r>
          <w:rPr/>
        </w:r>
      </w:del>
    </w:p>
    <w:p>
      <w:pPr>
        <w:pStyle w:val="Normal"/>
        <w:widowControl/>
        <w:numPr>
          <w:ilvl w:val="0"/>
          <w:numId w:val="2"/>
        </w:numPr>
        <w:tabs>
          <w:tab w:val="clear" w:pos="567"/>
          <w:tab w:val="left" w:pos="927" w:leader="none"/>
        </w:tabs>
        <w:bidi w:val="0"/>
        <w:ind w:hanging="360" w:left="927" w:right="0"/>
        <w:rPr/>
      </w:pPr>
      <w:r>
        <w:rPr/>
        <w:t>Description</w:t>
      </w:r>
    </w:p>
    <w:p>
      <w:pPr>
        <w:pStyle w:val="Normal"/>
        <w:rPr/>
      </w:pPr>
      <w:r>
        <w:rPr/>
      </w:r>
    </w:p>
    <w:p>
      <w:pPr>
        <w:pStyle w:val="Normal"/>
        <w:rPr/>
      </w:pPr>
      <w:r>
        <w:rPr/>
        <w:t xml:space="preserve">In determining possible non-conformities, the appropriate </w:t>
      </w:r>
      <w:r>
        <w:rPr>
          <w:b/>
          <w:bCs/>
        </w:rPr>
        <w:t>Manager</w:t>
      </w:r>
      <w:r>
        <w:rPr/>
        <w:t xml:space="preserve"> shall use the following sources:</w:t>
      </w:r>
    </w:p>
    <w:p>
      <w:pPr>
        <w:pStyle w:val="Normal"/>
        <w:rPr/>
      </w:pPr>
      <w:r>
        <w:rPr/>
        <w:t>Risk assessments</w:t>
      </w:r>
    </w:p>
    <w:p>
      <w:pPr>
        <w:pStyle w:val="Normal"/>
        <w:rPr/>
      </w:pPr>
      <w:r>
        <w:rPr/>
        <w:t>Method Statements</w:t>
      </w:r>
    </w:p>
    <w:p>
      <w:pPr>
        <w:pStyle w:val="Normal"/>
        <w:rPr/>
      </w:pPr>
      <w:r>
        <w:rPr/>
        <w:t>Project Plannning</w:t>
      </w:r>
    </w:p>
    <w:p>
      <w:pPr>
        <w:pStyle w:val="Normal"/>
        <w:rPr/>
      </w:pPr>
      <w:r>
        <w:rPr/>
        <w:t xml:space="preserve">Discussions with staff </w:t>
      </w:r>
    </w:p>
    <w:p>
      <w:pPr>
        <w:pStyle w:val="Normal"/>
        <w:rPr/>
      </w:pPr>
      <w:r>
        <w:rPr/>
        <w:t>Audit reports [closed out Corrective Action Requests]</w:t>
      </w:r>
    </w:p>
    <w:p>
      <w:pPr>
        <w:pStyle w:val="Header"/>
        <w:tabs>
          <w:tab w:val="clear" w:pos="4320"/>
          <w:tab w:val="clear" w:pos="8640"/>
        </w:tabs>
        <w:rPr/>
      </w:pPr>
      <w:r>
        <w:rPr/>
        <w:t>Non-Conformity reports</w:t>
      </w:r>
    </w:p>
    <w:p>
      <w:pPr>
        <w:pStyle w:val="Normal"/>
        <w:rPr/>
      </w:pPr>
      <w:r>
        <w:rPr/>
        <w:t>Customer Complaints records</w:t>
      </w:r>
    </w:p>
    <w:p>
      <w:pPr>
        <w:pStyle w:val="Normal"/>
        <w:rPr/>
      </w:pPr>
      <w:r>
        <w:rPr/>
        <w:t>Project Close out reports</w:t>
      </w:r>
    </w:p>
    <w:p>
      <w:pPr>
        <w:pStyle w:val="Normal"/>
        <w:rPr/>
      </w:pPr>
      <w:r>
        <w:rPr/>
      </w:r>
    </w:p>
    <w:p>
      <w:pPr>
        <w:pStyle w:val="Normal"/>
        <w:rPr/>
      </w:pPr>
      <w:r>
        <w:rPr/>
        <w:t xml:space="preserve">Having determined any likely non-conformities, the </w:t>
      </w:r>
      <w:r>
        <w:rPr>
          <w:b/>
          <w:bCs/>
        </w:rPr>
        <w:t>Manager</w:t>
      </w:r>
      <w:r>
        <w:rPr/>
        <w:t xml:space="preserve"> shall evaluate the need for action, depending on the likelihood of occurrence and the potential impact.</w:t>
      </w:r>
    </w:p>
    <w:p>
      <w:pPr>
        <w:pStyle w:val="Normal"/>
        <w:rPr/>
      </w:pPr>
      <w:r>
        <w:rPr/>
      </w:r>
    </w:p>
    <w:p>
      <w:pPr>
        <w:pStyle w:val="Normal"/>
        <w:rPr/>
      </w:pPr>
      <w:r>
        <w:rPr/>
        <w:t xml:space="preserve">If action is required, the </w:t>
      </w:r>
      <w:r>
        <w:rPr>
          <w:b/>
          <w:bCs/>
        </w:rPr>
        <w:t>Manage</w:t>
      </w:r>
      <w:r>
        <w:rPr/>
        <w:t>r shall specify who should carry it out and within what timescale. He shall ensure that the necessary resources are available. Records of the results of any actions shall be maintained. Examples are:</w:t>
      </w:r>
    </w:p>
    <w:p>
      <w:pPr>
        <w:pStyle w:val="Normal"/>
        <w:numPr>
          <w:ilvl w:val="0"/>
          <w:numId w:val="6"/>
        </w:numPr>
        <w:rPr/>
      </w:pPr>
      <w:r>
        <w:rPr/>
        <w:t>Management System Review report</w:t>
      </w:r>
    </w:p>
    <w:p>
      <w:pPr>
        <w:pStyle w:val="Normal"/>
        <w:numPr>
          <w:ilvl w:val="0"/>
          <w:numId w:val="6"/>
        </w:numPr>
        <w:rPr/>
      </w:pPr>
      <w:r>
        <w:rPr/>
        <w:t>Year Plan Improvement Projects</w:t>
      </w:r>
    </w:p>
    <w:p>
      <w:pPr>
        <w:pStyle w:val="Normal"/>
        <w:rPr/>
      </w:pPr>
      <w:r>
        <w:rPr/>
      </w:r>
    </w:p>
    <w:p>
      <w:pPr>
        <w:pStyle w:val="Normal"/>
        <w:rPr/>
      </w:pPr>
      <w:r>
        <w:rPr/>
        <w:t xml:space="preserve">The </w:t>
      </w:r>
      <w:r>
        <w:rPr>
          <w:b/>
          <w:bCs/>
        </w:rPr>
        <w:t xml:space="preserve">Manager </w:t>
      </w:r>
      <w:r>
        <w:rPr/>
        <w:t xml:space="preserve">shall carry out periodical reviews of the actions taken to ascertain its effectiveness. He shall pass on the records of actions and reviews to the </w:t>
      </w:r>
      <w:r>
        <w:rPr>
          <w:b/>
          <w:bCs/>
        </w:rPr>
        <w:t>Quality Manager</w:t>
      </w:r>
      <w:r>
        <w:rPr/>
        <w:t xml:space="preserve"> for consideration at the time of the management system annual review.</w:t>
      </w:r>
    </w:p>
    <w:p>
      <w:pPr>
        <w:pStyle w:val="Normal"/>
        <w:rPr/>
      </w:pPr>
      <w:r>
        <w:rPr/>
      </w:r>
    </w:p>
    <w:p>
      <w:pPr>
        <w:pStyle w:val="Heading1"/>
        <w:ind w:hanging="0" w:left="567"/>
        <w:rPr/>
      </w:pPr>
      <w:r>
        <w:rPr/>
        <w:t>Attached documentation</w:t>
      </w:r>
    </w:p>
    <w:p>
      <w:pPr>
        <w:pStyle w:val="Header"/>
        <w:tabs>
          <w:tab w:val="clear" w:pos="4320"/>
          <w:tab w:val="clear" w:pos="8640"/>
        </w:tabs>
        <w:rPr/>
      </w:pPr>
      <w:r>
        <w:rPr/>
      </w:r>
    </w:p>
    <w:p>
      <w:pPr>
        <w:pStyle w:val="Normal"/>
        <w:rPr/>
      </w:pPr>
      <w:r>
        <w:rPr/>
        <w:t>None.</w:t>
        <w:tab/>
      </w:r>
    </w:p>
    <w:sectPr>
      <w:headerReference w:type="default" r:id="rId2"/>
      <w:footerReference w:type="default" r:id="rId3"/>
      <w:type w:val="nextPage"/>
      <w:pgSz w:w="11906" w:h="16838"/>
      <w:pgMar w:left="1985" w:right="1417" w:gutter="0" w:header="851" w:top="3119" w:footer="1067" w:bottom="1531"/>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ourier New">
    <w:charset w:val="00"/>
    <w:family w:val="modern"/>
    <w:pitch w:val="default"/>
  </w:font>
  <w:font w:name="Wingdings">
    <w:charset w:val="02"/>
    <w:family w:val="auto"/>
    <w:pitch w:val="variable"/>
  </w:font>
  <w:font w:name="Liberation Sans">
    <w:altName w:val="Arial"/>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320"/>
        <w:tab w:val="clear" w:pos="8640"/>
      </w:tabs>
      <w:ind w:left="-567" w:right="-567"/>
      <w:rPr>
        <w:sz w:val="16"/>
      </w:rPr>
    </w:pPr>
    <w:r>
      <w:rPr>
        <w:sz w:val="16"/>
      </w:rPr>
      <w:fldChar w:fldCharType="begin"/>
    </w:r>
    <w:r>
      <w:rPr>
        <w:sz w:val="16"/>
      </w:rPr>
      <w:instrText xml:space="preserve"> FILENAME \p </w:instrText>
    </w:r>
    <w:r>
      <w:rPr>
        <w:sz w:val="16"/>
      </w:rPr>
      <w:fldChar w:fldCharType="separate"/>
    </w:r>
    <w:r>
      <w:rPr>
        <w:sz w:val="16"/>
      </w:rPr>
      <w:t>/mnt/data/phase1/work/SHANFARI_PHASE_1_ORIGINAL_46_DOCS/QUALITY/QU-P-28-Procedure-Preventive-Action.doc</w:t>
    </w:r>
    <w:r>
      <w:rPr>
        <w:sz w:val="16"/>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639" w:type="dxa"/>
      <w:jc w:val="left"/>
      <w:tblInd w:w="-459" w:type="dxa"/>
      <w:tblLayout w:type="fixed"/>
      <w:tblCellMar>
        <w:top w:w="0" w:type="dxa"/>
        <w:left w:w="108" w:type="dxa"/>
        <w:bottom w:w="0" w:type="dxa"/>
        <w:right w:w="108" w:type="dxa"/>
      </w:tblCellMar>
    </w:tblPr>
    <w:tblGrid>
      <w:gridCol w:w="2835"/>
      <w:gridCol w:w="3969"/>
      <w:gridCol w:w="2835"/>
    </w:tblGrid>
    <w:tr>
      <w:trPr>
        <w:trHeight w:val="1701" w:hRule="exact"/>
      </w:trPr>
      <w:tc>
        <w:tcPr>
          <w:tcW w:w="2835" w:type="dxa"/>
          <w:tcBorders>
            <w:top w:val="single" w:sz="4" w:space="0" w:color="000000"/>
            <w:left w:val="single" w:sz="4" w:space="0" w:color="000000"/>
            <w:bottom w:val="single" w:sz="4" w:space="0" w:color="000000"/>
            <w:right w:val="single" w:sz="4" w:space="0" w:color="000000"/>
          </w:tcBorders>
          <w:vAlign w:val="center"/>
        </w:tcPr>
        <w:p>
          <w:pPr>
            <w:pStyle w:val="Header"/>
            <w:tabs>
              <w:tab w:val="clear" w:pos="4320"/>
              <w:tab w:val="clear" w:pos="8640"/>
            </w:tabs>
            <w:spacing w:before="280" w:after="0"/>
            <w:ind w:left="-108" w:right="0"/>
            <w:jc w:val="center"/>
            <w:rPr/>
          </w:pPr>
          <w:r>
            <w:rPr/>
            <w:drawing>
              <wp:inline distT="0" distB="0" distL="0" distR="0">
                <wp:extent cx="500000" cy="500000"/>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1"/>
                        <a:srcRect l="-24" t="-132" r="-24" b="-132"/>
                        <a:stretch>
                          <a:fillRect/>
                        </a:stretch>
                      </pic:blipFill>
                      <pic:spPr bwMode="auto">
                        <a:xfrm>
                          <a:off x="0" y="0"/>
                          <a:ext cx="500000" cy="500000"/>
                        </a:xfrm>
                        <a:prstGeom prst="rect">
                          <a:avLst/>
                        </a:prstGeom>
                        <a:noFill/>
                      </pic:spPr>
                    </pic:pic>
                  </a:graphicData>
                </a:graphic>
              </wp:inline>
            </w:drawing>
          </w:r>
        </w:p>
        <w:p>
          <w:pPr>
            <w:pStyle w:val="Header"/>
            <w:tabs>
              <w:tab w:val="clear" w:pos="4320"/>
              <w:tab w:val="clear" w:pos="8640"/>
            </w:tabs>
            <w:rPr/>
          </w:pPr>
          <w:r>
            <w:rPr/>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120" w:after="0"/>
            <w:ind w:left="0" w:right="-62"/>
            <w:jc w:val="center"/>
            <w:rPr>
              <w:b/>
              <w:sz w:val="22"/>
            </w:rPr>
          </w:pPr>
          <w:r>
            <w:rPr>
              <w:b/>
              <w:sz w:val="22"/>
            </w:rPr>
            <w:t>COMPANY MANAGEMENT SYSTEM</w:t>
          </w:r>
        </w:p>
        <w:p>
          <w:pPr>
            <w:pStyle w:val="Normal"/>
            <w:spacing w:before="120" w:after="0"/>
            <w:ind w:left="0" w:right="-62"/>
            <w:jc w:val="center"/>
            <w:rPr>
              <w:b/>
              <w:sz w:val="22"/>
            </w:rPr>
          </w:pPr>
          <w:r>
            <w:rPr>
              <w:b/>
              <w:sz w:val="22"/>
            </w:rPr>
            <w:t>Part 2 – Primary Process</w:t>
          </w:r>
        </w:p>
        <w:p>
          <w:pPr>
            <w:pStyle w:val="Normal"/>
            <w:spacing w:before="120" w:after="0"/>
            <w:ind w:left="0" w:right="-62"/>
            <w:jc w:val="center"/>
            <w:rPr>
              <w:b/>
            </w:rPr>
          </w:pPr>
          <w:del w:id="48" w:author="jbyrne" w:date="2001-08-14T15:43:00Z">
            <w:r>
              <w:rPr>
                <w:b/>
                <w:sz w:val="22"/>
              </w:rPr>
              <w:delText>Work instruction</w:delText>
            </w:r>
          </w:del>
          <w:ins w:id="49" w:author="jbyrne" w:date="2001-08-14T15:43:00Z">
            <w:r>
              <w:rPr>
                <w:b/>
                <w:sz w:val="22"/>
              </w:rPr>
              <w:t>Procedure</w:t>
            </w:r>
          </w:ins>
          <w:r>
            <w:rPr>
              <w:b/>
              <w:sz w:val="22"/>
            </w:rPr>
            <w:t xml:space="preserve"> </w:t>
          </w:r>
        </w:p>
        <w:p>
          <w:pPr>
            <w:pStyle w:val="Normal"/>
            <w:spacing w:before="120" w:after="0"/>
            <w:ind w:left="-108" w:right="-62"/>
            <w:jc w:val="center"/>
            <w:rPr/>
          </w:pPr>
          <w:del w:id="50" w:author="jbyrne" w:date="2001-08-14T15:43:00Z">
            <w:r>
              <w:rPr/>
              <w:delText>Non Conformance &amp; Corrective Action</w:delText>
            </w:r>
          </w:del>
          <w:r>
            <w:rPr/>
            <w:t>Preventive Action</w:t>
          </w:r>
        </w:p>
        <w:p>
          <w:pPr>
            <w:pStyle w:val="Header"/>
            <w:ind w:left="-108" w:right="0"/>
            <w:rPr/>
          </w:pPr>
          <w:r>
            <w:rPr/>
          </w:r>
        </w:p>
      </w:tc>
      <w:tc>
        <w:tcPr>
          <w:tcW w:w="2835" w:type="dxa"/>
          <w:tcBorders>
            <w:top w:val="single" w:sz="4" w:space="0" w:color="000000"/>
            <w:left w:val="single" w:sz="4" w:space="0" w:color="000000"/>
            <w:bottom w:val="single" w:sz="4" w:space="0" w:color="000000"/>
            <w:right w:val="single" w:sz="4" w:space="0" w:color="000000"/>
          </w:tcBorders>
        </w:tcPr>
        <w:p>
          <w:pPr>
            <w:pStyle w:val="Normal"/>
            <w:tabs>
              <w:tab w:val="clear" w:pos="567"/>
              <w:tab w:val="left" w:pos="993" w:leader="none"/>
              <w:tab w:val="left" w:pos="1134" w:leader="none"/>
            </w:tabs>
            <w:spacing w:before="80" w:after="0"/>
            <w:ind w:left="34" w:right="0"/>
            <w:jc w:val="both"/>
            <w:rPr/>
          </w:pPr>
          <w:r>
            <w:rPr/>
            <w:t>Doc. No.</w:t>
          </w:r>
          <w:r>
            <w:rPr>
              <w:b/>
            </w:rPr>
            <w:tab/>
            <w:t>: QU-</w:t>
          </w:r>
          <w:del w:id="51" w:author="jbyrne" w:date="2001-08-14T15:42:00Z">
            <w:r>
              <w:rPr>
                <w:b/>
              </w:rPr>
              <w:delText>W</w:delText>
            </w:r>
          </w:del>
          <w:ins w:id="52" w:author="jbyrne" w:date="2001-08-14T15:42:00Z">
            <w:r>
              <w:rPr>
                <w:b/>
              </w:rPr>
              <w:t>P</w:t>
            </w:r>
          </w:ins>
          <w:r>
            <w:rPr>
              <w:b/>
            </w:rPr>
            <w:t>-</w:t>
          </w:r>
          <w:ins w:id="53" w:author="jbyrne" w:date="2001-08-14T15:43:00Z">
            <w:r>
              <w:rPr>
                <w:b/>
              </w:rPr>
              <w:t>2</w:t>
            </w:r>
          </w:ins>
          <w:r>
            <w:rPr>
              <w:b/>
            </w:rPr>
            <w:t>8</w:t>
          </w:r>
        </w:p>
        <w:p>
          <w:pPr>
            <w:pStyle w:val="Normal"/>
            <w:tabs>
              <w:tab w:val="clear" w:pos="567"/>
              <w:tab w:val="left" w:pos="993" w:leader="none"/>
              <w:tab w:val="left" w:pos="1134" w:leader="none"/>
            </w:tabs>
            <w:spacing w:before="80" w:after="0"/>
            <w:ind w:left="34" w:right="0"/>
            <w:jc w:val="both"/>
            <w:rPr/>
          </w:pPr>
          <w:r>
            <w:rPr/>
            <w:t>Rev.</w:t>
            <w:tab/>
            <w:t>: 0</w:t>
          </w:r>
          <w:del w:id="54" w:author="jbyrne" w:date="2001-08-14T15:43:00Z">
            <w:r>
              <w:rPr/>
              <w:delText>1</w:delText>
            </w:r>
          </w:del>
          <w:ins w:id="55" w:author="jbyrne" w:date="2001-08-14T15:43:00Z">
            <w:r>
              <w:rPr/>
              <w:t>0</w:t>
            </w:r>
          </w:ins>
        </w:p>
        <w:p>
          <w:pPr>
            <w:pStyle w:val="Normal"/>
            <w:tabs>
              <w:tab w:val="clear" w:pos="567"/>
              <w:tab w:val="left" w:pos="993" w:leader="none"/>
              <w:tab w:val="left" w:pos="1134" w:leader="none"/>
            </w:tabs>
            <w:spacing w:before="80" w:after="0"/>
            <w:ind w:left="34" w:right="0"/>
            <w:jc w:val="both"/>
            <w:rPr/>
          </w:pPr>
          <w:r>
            <w:rPr/>
            <w:t>Date</w:t>
            <w:tab/>
            <w:t xml:space="preserve">: </w:t>
          </w:r>
          <w:del w:id="56" w:author="jbyrne" w:date="2001-08-14T15:43:00Z">
            <w:r>
              <w:rPr/>
              <w:delText>19 January 2001</w:delText>
            </w:r>
          </w:del>
          <w:ins w:id="57" w:author="jbyrne" w:date="2001-08-14T15:43:00Z">
            <w:r>
              <w:rPr/>
              <w:t>1</w:t>
            </w:r>
          </w:ins>
          <w:r>
            <w:rPr/>
            <w:t>7</w:t>
          </w:r>
          <w:ins w:id="58" w:author="jbyrne" w:date="2001-08-14T15:43:00Z">
            <w:r>
              <w:rPr/>
              <w:t xml:space="preserve"> August 2001</w:t>
            </w:r>
          </w:ins>
        </w:p>
        <w:p>
          <w:pPr>
            <w:pStyle w:val="Normal"/>
            <w:tabs>
              <w:tab w:val="clear" w:pos="567"/>
              <w:tab w:val="left" w:pos="993" w:leader="none"/>
              <w:tab w:val="left" w:pos="1134" w:leader="none"/>
            </w:tabs>
            <w:spacing w:before="80" w:after="0"/>
            <w:ind w:left="34" w:right="0"/>
            <w:jc w:val="both"/>
            <w:rPr/>
          </w:pPr>
          <w:r>
            <w:rPr/>
            <w:t>Author</w:t>
            <w:tab/>
            <w:t xml:space="preserve">: JBY </w:t>
          </w:r>
        </w:p>
        <w:p>
          <w:pPr>
            <w:pStyle w:val="Normal"/>
            <w:tabs>
              <w:tab w:val="clear" w:pos="567"/>
              <w:tab w:val="left" w:pos="993" w:leader="none"/>
              <w:tab w:val="left" w:pos="1134" w:leader="none"/>
            </w:tabs>
            <w:spacing w:before="80" w:after="0"/>
            <w:ind w:left="34" w:right="0"/>
            <w:jc w:val="both"/>
            <w:rPr/>
          </w:pPr>
          <w:r>
            <w:rPr/>
            <w:t>Page</w:t>
            <w:tab/>
            <w:t>:</w:t>
            <w:tab/>
          </w: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r>
            <w:rPr>
              <w:rStyle w:val="PageNumber"/>
            </w:rPr>
            <w:t xml:space="preserve"> of </w:t>
          </w:r>
          <w:r>
            <w:rPr>
              <w:rStyle w:val="PageNumber"/>
            </w:rPr>
            <w:fldChar w:fldCharType="begin"/>
          </w:r>
          <w:r>
            <w:rPr>
              <w:rStyle w:val="PageNumber"/>
            </w:rPr>
            <w:instrText xml:space="preserve"> NUMPAGES \* ARABIC </w:instrText>
          </w:r>
          <w:r>
            <w:rPr>
              <w:rStyle w:val="PageNumber"/>
            </w:rPr>
            <w:fldChar w:fldCharType="separate"/>
          </w:r>
          <w:r>
            <w:rPr>
              <w:rStyle w:val="PageNumber"/>
            </w:rPr>
            <w:t>2</w:t>
          </w:r>
          <w:r>
            <w:rPr>
              <w:rStyle w:val="PageNumber"/>
            </w:rPr>
            <w:fldChar w:fldCharType="end"/>
          </w:r>
        </w:p>
      </w:tc>
    </w:tr>
  </w:tbl>
  <w:p>
    <w:pPr>
      <w:pStyle w:val="Normal"/>
      <w:ind w:left="0" w:right="0"/>
      <w:rPr>
        <w:lang w:val="en-US" w:eastAsia="en-US"/>
      </w:rPr>
    </w:pPr>
    <w:r>
      <w:rPr>
        <w:lang w:val="en-US" w:eastAsia="en-US"/>
      </w:rPr>
      <mc:AlternateContent>
        <mc:Choice Requires="wpg">
          <w:drawing>
            <wp:anchor behindDoc="1" distT="0" distB="0" distL="114935" distR="114935" simplePos="0" locked="0" layoutInCell="1" allowOverlap="1" relativeHeight="5">
              <wp:simplePos x="0" y="0"/>
              <wp:positionH relativeFrom="column">
                <wp:posOffset>-379095</wp:posOffset>
              </wp:positionH>
              <wp:positionV relativeFrom="paragraph">
                <wp:posOffset>-1905</wp:posOffset>
              </wp:positionV>
              <wp:extent cx="6138545" cy="8214995"/>
              <wp:effectExtent l="5080" t="0" r="0" b="4445"/>
              <wp:wrapNone/>
              <wp:docPr id="2" name=""/>
              <a:graphic xmlns:a="http://schemas.openxmlformats.org/drawingml/2006/main">
                <a:graphicData uri="http://schemas.microsoft.com/office/word/2010/wordprocessingGroup">
                  <wpg:wgp>
                    <wpg:cNvGrpSpPr/>
                    <wpg:grpSpPr>
                      <a:xfrm>
                        <a:off x="0" y="0"/>
                        <a:ext cx="6138720" cy="8214840"/>
                        <a:chOff x="0" y="0"/>
                        <a:chExt cx="6138720" cy="8214840"/>
                      </a:xfrm>
                    </wpg:grpSpPr>
                    <wps:wsp>
                      <wps:cNvSpPr/>
                      <wps:spPr>
                        <a:xfrm>
                          <a:off x="0" y="0"/>
                          <a:ext cx="0" cy="8210520"/>
                        </a:xfrm>
                        <a:prstGeom prst="line">
                          <a:avLst/>
                        </a:prstGeom>
                        <a:ln w="9360">
                          <a:solidFill>
                            <a:srgbClr val="000000"/>
                          </a:solidFill>
                          <a:miter/>
                        </a:ln>
                      </wps:spPr>
                      <wps:style>
                        <a:lnRef idx="0"/>
                        <a:fillRef idx="0"/>
                        <a:effectRef idx="0"/>
                        <a:fontRef idx="minor"/>
                      </wps:style>
                      <wps:bodyPr/>
                    </wps:wsp>
                    <wps:wsp>
                      <wps:cNvSpPr/>
                      <wps:spPr>
                        <a:xfrm>
                          <a:off x="6129000" y="4320"/>
                          <a:ext cx="0" cy="8210520"/>
                        </a:xfrm>
                        <a:prstGeom prst="line">
                          <a:avLst/>
                        </a:prstGeom>
                        <a:ln w="9360">
                          <a:solidFill>
                            <a:srgbClr val="000000"/>
                          </a:solidFill>
                          <a:miter/>
                        </a:ln>
                      </wps:spPr>
                      <wps:style>
                        <a:lnRef idx="0"/>
                        <a:fillRef idx="0"/>
                        <a:effectRef idx="0"/>
                        <a:fontRef idx="minor"/>
                      </wps:style>
                      <wps:bodyPr/>
                    </wps:wsp>
                    <wps:wsp>
                      <wps:cNvSpPr/>
                      <wps:spPr>
                        <a:xfrm>
                          <a:off x="14040" y="8214480"/>
                          <a:ext cx="6124680" cy="0"/>
                        </a:xfrm>
                        <a:prstGeom prst="line">
                          <a:avLst/>
                        </a:prstGeom>
                        <a:ln w="9360">
                          <a:solidFill>
                            <a:srgbClr val="000000"/>
                          </a:solidFill>
                          <a:miter/>
                        </a:ln>
                      </wps:spPr>
                      <wps:style>
                        <a:lnRef idx="0"/>
                        <a:fillRef idx="0"/>
                        <a:effectRef idx="0"/>
                        <a:fontRef idx="minor"/>
                      </wps:style>
                      <wps:bodyPr/>
                    </wps:wsp>
                  </wpg:wgp>
                </a:graphicData>
              </a:graphic>
            </wp:anchor>
          </w:drawing>
        </mc:Choice>
        <mc:Fallback>
          <w:pict>
            <v:group id="shape_0" style="position:absolute;margin-left:-29.85pt;margin-top:-0.15pt;width:483.3pt;height:646.8pt" coordorigin="-597,-3" coordsize="9666,12936">
              <v:line id="shape_0" from="-597,-3" to="-597,12926" stroked="t" o:allowincell="f" style="position:absolute">
                <v:stroke color="black" weight="9360" joinstyle="miter" endcap="flat"/>
                <v:fill o:detectmouseclick="t" on="false"/>
                <w10:wrap type="none"/>
              </v:line>
              <v:line id="shape_0" from="9055,4" to="9055,12933" stroked="t" o:allowincell="f" style="position:absolute">
                <v:stroke color="black" weight="9360" joinstyle="miter" endcap="flat"/>
                <v:fill o:detectmouseclick="t" on="false"/>
                <w10:wrap type="none"/>
              </v:line>
              <v:line id="shape_0" from="-575,12933" to="9069,12933" stroked="t" o:allowincell="f" style="position:absolute">
                <v:stroke color="black" weight="9360" joinstyle="miter" endcap="flat"/>
                <v:fill o:detectmouseclick="t" on="false"/>
                <w10:wrap type="none"/>
              </v:line>
            </v:group>
          </w:pict>
        </mc:Fallback>
      </mc:AlternateContent>
    </w:r>
  </w:p>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lvlText w:val="%1."/>
      <w:lvlJc w:val="left"/>
      <w:pPr>
        <w:tabs>
          <w:tab w:val="num" w:pos="1134"/>
        </w:tabs>
        <w:ind w:left="1134" w:hanging="1134"/>
      </w:pPr>
      <w:rPr>
        <w:u w:val="none"/>
      </w:rPr>
    </w:lvl>
    <w:lvl w:ilvl="1">
      <w:start w:val="1"/>
      <w:pStyle w:val="Heading2"/>
      <w:numFmt w:val="decimal"/>
      <w:lvlText w:val="%1.%2"/>
      <w:lvlJc w:val="left"/>
      <w:pPr>
        <w:tabs>
          <w:tab w:val="num" w:pos="1134"/>
        </w:tabs>
        <w:ind w:left="1134" w:hanging="1134"/>
      </w:pPr>
      <w:rPr>
        <w:u w:val="none"/>
      </w:rPr>
    </w:lvl>
    <w:lvl w:ilvl="2">
      <w:start w:val="1"/>
      <w:pStyle w:val="Heading3"/>
      <w:numFmt w:val="decimal"/>
      <w:lvlText w:val="%1.%2.%3"/>
      <w:lvlJc w:val="left"/>
      <w:pPr>
        <w:tabs>
          <w:tab w:val="num" w:pos="1134"/>
        </w:tabs>
        <w:ind w:left="1134" w:hanging="1134"/>
      </w:pPr>
      <w:rPr>
        <w:u w:val="none"/>
      </w:rPr>
    </w:lvl>
    <w:lvl w:ilvl="3">
      <w:start w:val="1"/>
      <w:pStyle w:val="Heading4"/>
      <w:numFmt w:val="decimal"/>
      <w:lvlText w:val="%1.%2.%3.%4"/>
      <w:lvlJc w:val="left"/>
      <w:pPr>
        <w:tabs>
          <w:tab w:val="num" w:pos="1134"/>
        </w:tabs>
        <w:ind w:left="1134" w:hanging="1134"/>
      </w:pPr>
      <w:rPr>
        <w:u w:val="none"/>
      </w:rPr>
    </w:lvl>
    <w:lvl w:ilvl="4">
      <w:start w:val="1"/>
      <w:pStyle w:val="Heading5"/>
      <w:numFmt w:val="decimal"/>
      <w:lvlText w:val="%1.%2.%3.%4.%5"/>
      <w:lvlJc w:val="left"/>
      <w:pPr>
        <w:tabs>
          <w:tab w:val="num" w:pos="1134"/>
        </w:tabs>
        <w:ind w:left="1134" w:hanging="1134"/>
      </w:pPr>
    </w:lvl>
    <w:lvl w:ilvl="5">
      <w:start w:val="1"/>
      <w:pStyle w:val="Heading6"/>
      <w:numFmt w:val="decimal"/>
      <w:lvlText w:val="%1.%2.%3.%4.%5.%6"/>
      <w:lvlJc w:val="left"/>
      <w:pPr>
        <w:tabs>
          <w:tab w:val="num" w:pos="1134"/>
        </w:tabs>
        <w:ind w:left="1134" w:hanging="1134"/>
      </w:pPr>
    </w:lvl>
    <w:lvl w:ilvl="6">
      <w:start w:val="1"/>
      <w:pStyle w:val="Heading7"/>
      <w:numFmt w:val="decimal"/>
      <w:lvlText w:val="%1.%2.%3.%4.%5.%6.%7"/>
      <w:lvlJc w:val="left"/>
      <w:pPr>
        <w:tabs>
          <w:tab w:val="num" w:pos="1418"/>
        </w:tabs>
        <w:ind w:left="1418" w:hanging="1418"/>
      </w:pPr>
    </w:lvl>
    <w:lvl w:ilvl="7">
      <w:start w:val="1"/>
      <w:pStyle w:val="Heading8"/>
      <w:numFmt w:val="decimal"/>
      <w:lvlText w:val="%1.%2.%3.%4.%5.%6.%7.%8"/>
      <w:lvlJc w:val="left"/>
      <w:pPr>
        <w:tabs>
          <w:tab w:val="num" w:pos="1701"/>
        </w:tabs>
        <w:ind w:left="1701" w:hanging="1701"/>
      </w:pPr>
    </w:lvl>
    <w:lvl w:ilvl="8">
      <w:start w:val="1"/>
      <w:pStyle w:val="Heading9"/>
      <w:numFmt w:val="decimal"/>
      <w:lvlText w:val="%1.%2.%3.%4.%5.%6.%7.%8.%9"/>
      <w:lvlJc w:val="left"/>
      <w:pPr>
        <w:tabs>
          <w:tab w:val="num" w:pos="1800"/>
        </w:tabs>
        <w:ind w:left="1701" w:hanging="1701"/>
      </w:pPr>
    </w:lvl>
  </w:abstractNum>
  <w:abstractNum w:abstractNumId="2">
    <w:lvl w:ilvl="0">
      <w:start w:val="1"/>
      <w:numFmt w:val="bullet"/>
      <w:lvlText w:val=""/>
      <w:lvlJc w:val="left"/>
      <w:pPr>
        <w:tabs>
          <w:tab w:val="num" w:pos="360"/>
        </w:tabs>
        <w:ind w:left="360" w:hanging="360"/>
      </w:pPr>
      <w:rPr>
        <w:rFonts w:ascii="Symbol" w:hAnsi="Symbol" w:cs="Symbol" w:hint="default"/>
        <w:color w:val="auto"/>
      </w:rPr>
    </w:lvl>
  </w:abstractNum>
  <w:abstractNum w:abstractNumId="3">
    <w:lvl w:ilvl="0">
      <w:start w:val="1"/>
      <w:numFmt w:val="bullet"/>
      <w:lvlText w:val=""/>
      <w:lvlJc w:val="left"/>
      <w:pPr>
        <w:tabs>
          <w:tab w:val="num" w:pos="360"/>
        </w:tabs>
        <w:ind w:left="360" w:hanging="360"/>
      </w:pPr>
      <w:rPr>
        <w:rFonts w:ascii="Symbol" w:hAnsi="Symbol" w:cs="Symbol" w:hint="default"/>
        <w:color w:val="auto"/>
      </w:rPr>
    </w:lvl>
  </w:abstractNum>
  <w:abstractNum w:abstractNumId="4">
    <w:lvl w:ilvl="0">
      <w:start w:val="1"/>
      <w:numFmt w:val="bullet"/>
      <w:lvlText w:val=""/>
      <w:lvlJc w:val="left"/>
      <w:pPr>
        <w:tabs>
          <w:tab w:val="num" w:pos="360"/>
        </w:tabs>
        <w:ind w:left="360" w:hanging="360"/>
      </w:pPr>
      <w:rPr>
        <w:rFonts w:ascii="Symbol" w:hAnsi="Symbol" w:cs="Symbol" w:hint="default"/>
        <w:color w:val="auto"/>
      </w:rPr>
    </w:lvl>
  </w:abstractNum>
  <w:abstractNum w:abstractNumId="5">
    <w:lvl w:ilvl="0">
      <w:start w:val="1"/>
      <w:numFmt w:val="bullet"/>
      <w:lvlText w:val=""/>
      <w:lvlJc w:val="left"/>
      <w:pPr>
        <w:tabs>
          <w:tab w:val="num" w:pos="360"/>
        </w:tabs>
        <w:ind w:left="360" w:hanging="360"/>
      </w:pPr>
      <w:rPr>
        <w:rFonts w:ascii="Symbol" w:hAnsi="Symbol" w:cs="Symbol" w:hint="default"/>
        <w:color w:val="auto"/>
      </w:rPr>
    </w:lvl>
  </w:abstractNum>
  <w:abstractNum w:abstractNumId="6">
    <w:lvl w:ilvl="0">
      <w:start w:val="1"/>
      <w:numFmt w:val="bullet"/>
      <w:lvlText w:val=""/>
      <w:lvlJc w:val="left"/>
      <w:pPr>
        <w:tabs>
          <w:tab w:val="num" w:pos="1287"/>
        </w:tabs>
        <w:ind w:left="1287" w:hanging="36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val="bestFit" w:percent="20"/>
  <w:revisionView w:insDel="0" w:formatting="0"/>
  <w:defaultTabStop w:val="567"/>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bidi w:val="0"/>
      <w:ind w:hanging="0" w:left="567" w:right="0"/>
    </w:pPr>
    <w:rPr>
      <w:rFonts w:ascii="Arial" w:hAnsi="Arial" w:eastAsia="Times New Roman" w:cs="Arial"/>
      <w:color w:val="auto"/>
      <w:sz w:val="20"/>
      <w:szCs w:val="20"/>
      <w:lang w:val="en-GB" w:bidi="ar-SA" w:eastAsia="zh-CN"/>
    </w:rPr>
  </w:style>
  <w:style w:type="paragraph" w:styleId="Heading1">
    <w:name w:val="heading 1"/>
    <w:basedOn w:val="Normal"/>
    <w:next w:val="Normal"/>
    <w:qFormat/>
    <w:pPr>
      <w:numPr>
        <w:ilvl w:val="0"/>
        <w:numId w:val="1"/>
      </w:numPr>
      <w:tabs>
        <w:tab w:val="left" w:pos="567" w:leader="none"/>
      </w:tabs>
      <w:outlineLvl w:val="0"/>
    </w:pPr>
    <w:rPr>
      <w:b/>
      <w:sz w:val="24"/>
    </w:rPr>
  </w:style>
  <w:style w:type="paragraph" w:styleId="Heading2">
    <w:name w:val="heading 2"/>
    <w:basedOn w:val="Normal"/>
    <w:next w:val="Normal"/>
    <w:qFormat/>
    <w:pPr>
      <w:numPr>
        <w:ilvl w:val="1"/>
        <w:numId w:val="1"/>
      </w:numPr>
      <w:tabs>
        <w:tab w:val="left" w:pos="567" w:leader="none"/>
      </w:tabs>
      <w:outlineLvl w:val="1"/>
    </w:pPr>
    <w:rPr>
      <w:b/>
    </w:rPr>
  </w:style>
  <w:style w:type="paragraph" w:styleId="Heading3">
    <w:name w:val="heading 3"/>
    <w:basedOn w:val="Normal"/>
    <w:next w:val="Normal"/>
    <w:qFormat/>
    <w:pPr>
      <w:numPr>
        <w:ilvl w:val="2"/>
        <w:numId w:val="1"/>
      </w:numPr>
      <w:tabs>
        <w:tab w:val="left" w:pos="567" w:leader="none"/>
      </w:tabs>
      <w:outlineLvl w:val="2"/>
    </w:pPr>
    <w:rPr>
      <w:b/>
    </w:rPr>
  </w:style>
  <w:style w:type="paragraph" w:styleId="Heading4">
    <w:name w:val="heading 4"/>
    <w:basedOn w:val="Normal"/>
    <w:next w:val="Normal"/>
    <w:qFormat/>
    <w:pPr>
      <w:keepNext w:val="true"/>
      <w:numPr>
        <w:ilvl w:val="3"/>
        <w:numId w:val="1"/>
      </w:numPr>
      <w:tabs>
        <w:tab w:val="clear" w:pos="567"/>
        <w:tab w:val="left" w:pos="851" w:leader="none"/>
      </w:tabs>
      <w:outlineLvl w:val="3"/>
    </w:pPr>
    <w:rPr>
      <w:b/>
    </w:rPr>
  </w:style>
  <w:style w:type="paragraph" w:styleId="Heading5">
    <w:name w:val="heading 5"/>
    <w:basedOn w:val="Normal"/>
    <w:next w:val="Normal"/>
    <w:qFormat/>
    <w:pPr>
      <w:numPr>
        <w:ilvl w:val="4"/>
        <w:numId w:val="1"/>
      </w:numPr>
      <w:tabs>
        <w:tab w:val="clear" w:pos="567"/>
        <w:tab w:val="left" w:pos="851" w:leader="none"/>
      </w:tabs>
      <w:outlineLvl w:val="4"/>
    </w:pPr>
    <w:rPr>
      <w:b/>
    </w:rPr>
  </w:style>
  <w:style w:type="paragraph" w:styleId="Heading6">
    <w:name w:val="heading 6"/>
    <w:basedOn w:val="Normal"/>
    <w:next w:val="Normal"/>
    <w:qFormat/>
    <w:pPr>
      <w:numPr>
        <w:ilvl w:val="5"/>
        <w:numId w:val="1"/>
      </w:numPr>
      <w:outlineLvl w:val="5"/>
    </w:pPr>
    <w:rPr>
      <w:b/>
    </w:rPr>
  </w:style>
  <w:style w:type="paragraph" w:styleId="Heading7">
    <w:name w:val="heading 7"/>
    <w:basedOn w:val="Normal"/>
    <w:next w:val="Normal"/>
    <w:qFormat/>
    <w:pPr>
      <w:numPr>
        <w:ilvl w:val="6"/>
        <w:numId w:val="1"/>
      </w:numPr>
      <w:outlineLvl w:val="6"/>
    </w:pPr>
    <w:rPr>
      <w:b/>
    </w:rPr>
  </w:style>
  <w:style w:type="paragraph" w:styleId="Heading8">
    <w:name w:val="heading 8"/>
    <w:basedOn w:val="Normal"/>
    <w:next w:val="Normal"/>
    <w:qFormat/>
    <w:pPr>
      <w:numPr>
        <w:ilvl w:val="7"/>
        <w:numId w:val="1"/>
      </w:numPr>
      <w:outlineLvl w:val="7"/>
    </w:pPr>
    <w:rPr>
      <w:b/>
    </w:rPr>
  </w:style>
  <w:style w:type="paragraph" w:styleId="Heading9">
    <w:name w:val="heading 9"/>
    <w:basedOn w:val="Normal"/>
    <w:next w:val="Normal"/>
    <w:qFormat/>
    <w:pPr>
      <w:numPr>
        <w:ilvl w:val="8"/>
        <w:numId w:val="1"/>
      </w:numPr>
      <w:tabs>
        <w:tab w:val="clear" w:pos="567"/>
        <w:tab w:val="left" w:pos="1701" w:leader="none"/>
      </w:tabs>
      <w:outlineLvl w:val="8"/>
    </w:pPr>
    <w:rPr>
      <w:b/>
    </w:rPr>
  </w:style>
  <w:style w:type="character" w:styleId="WW8Num1z0">
    <w:name w:val="WW8Num1z0"/>
    <w:qFormat/>
    <w:rPr>
      <w:u w:val="none"/>
    </w:rPr>
  </w:style>
  <w:style w:type="character" w:styleId="WW8Num2z0">
    <w:name w:val="WW8Num2z0"/>
    <w:qFormat/>
    <w:rPr/>
  </w:style>
  <w:style w:type="character" w:styleId="WW8Num3z0">
    <w:name w:val="WW8Num3z0"/>
    <w:qFormat/>
    <w:rPr/>
  </w:style>
  <w:style w:type="character" w:styleId="WW8Num4z0">
    <w:name w:val="WW8Num4z0"/>
    <w:qFormat/>
    <w:rPr>
      <w:rFonts w:ascii="Symbol" w:hAnsi="Symbol" w:cs="Symbol"/>
    </w:rPr>
  </w:style>
  <w:style w:type="character" w:styleId="WW8Num5z0">
    <w:name w:val="WW8Num5z0"/>
    <w:qFormat/>
    <w:rPr>
      <w:rFonts w:ascii="Symbol" w:hAnsi="Symbol" w:cs="Symbol"/>
      <w:color w:val="auto"/>
    </w:rPr>
  </w:style>
  <w:style w:type="character" w:styleId="WW8Num6z0">
    <w:name w:val="WW8Num6z0"/>
    <w:qFormat/>
    <w:rPr>
      <w:rFonts w:ascii="Symbol" w:hAnsi="Symbol" w:cs="Symbol"/>
    </w:rPr>
  </w:style>
  <w:style w:type="character" w:styleId="WW8Num7z0">
    <w:name w:val="WW8Num7z0"/>
    <w:qFormat/>
    <w:rPr/>
  </w:style>
  <w:style w:type="character" w:styleId="WW8Num8z0">
    <w:name w:val="WW8Num8z0"/>
    <w:qFormat/>
    <w:rPr>
      <w:rFonts w:ascii="Times New Roman" w:hAnsi="Times New Roman" w:cs="Times New Roman"/>
    </w:rPr>
  </w:style>
  <w:style w:type="character" w:styleId="WW8Num9z0">
    <w:name w:val="WW8Num9z0"/>
    <w:qFormat/>
    <w:rPr>
      <w:rFonts w:ascii="Symbol" w:hAnsi="Symbol" w:cs="Symbol"/>
      <w:color w:val="auto"/>
    </w:rPr>
  </w:style>
  <w:style w:type="character" w:styleId="WW8Num10z0">
    <w:name w:val="WW8Num10z0"/>
    <w:qFormat/>
    <w:rPr/>
  </w:style>
  <w:style w:type="character" w:styleId="WW8Num11z0">
    <w:name w:val="WW8Num11z0"/>
    <w:qFormat/>
    <w:rPr>
      <w:rFonts w:ascii="Symbol" w:hAnsi="Symbol" w:cs="Symbol"/>
    </w:rPr>
  </w:style>
  <w:style w:type="character" w:styleId="WW8Num12z0">
    <w:name w:val="WW8Num12z0"/>
    <w:qFormat/>
    <w:rPr>
      <w:rFonts w:ascii="Symbol" w:hAnsi="Symbol" w:cs="Symbol"/>
    </w:rPr>
  </w:style>
  <w:style w:type="character" w:styleId="WW8Num13z0">
    <w:name w:val="WW8Num13z0"/>
    <w:qFormat/>
    <w:rPr>
      <w:rFonts w:ascii="Symbol" w:hAnsi="Symbol" w:cs="Symbol"/>
    </w:rPr>
  </w:style>
  <w:style w:type="character" w:styleId="WW8Num14z0">
    <w:name w:val="WW8Num14z0"/>
    <w:qFormat/>
    <w:rPr/>
  </w:style>
  <w:style w:type="character" w:styleId="WW8Num15z0">
    <w:name w:val="WW8Num15z0"/>
    <w:qFormat/>
    <w:rPr/>
  </w:style>
  <w:style w:type="character" w:styleId="WW8Num16z0">
    <w:name w:val="WW8Num16z0"/>
    <w:qFormat/>
    <w:rPr>
      <w:rFonts w:ascii="Symbol" w:hAnsi="Symbol" w:cs="Symbol"/>
    </w:rPr>
  </w:style>
  <w:style w:type="character" w:styleId="WW8Num17z0">
    <w:name w:val="WW8Num17z0"/>
    <w:qFormat/>
    <w:rPr>
      <w:rFonts w:ascii="Symbol" w:hAnsi="Symbol" w:cs="Symbol"/>
      <w:color w:val="auto"/>
    </w:rPr>
  </w:style>
  <w:style w:type="character" w:styleId="WW8Num18z0">
    <w:name w:val="WW8Num18z0"/>
    <w:qFormat/>
    <w:rPr>
      <w:rFonts w:ascii="Symbol" w:hAnsi="Symbol" w:cs="Symbol"/>
      <w:color w:val="auto"/>
    </w:rPr>
  </w:style>
  <w:style w:type="character" w:styleId="WW8Num19z0">
    <w:name w:val="WW8Num19z0"/>
    <w:qFormat/>
    <w:rPr>
      <w:rFonts w:ascii="Symbol" w:hAnsi="Symbol" w:cs="Symbol"/>
    </w:rPr>
  </w:style>
  <w:style w:type="character" w:styleId="WW8Num20z0">
    <w:name w:val="WW8Num20z0"/>
    <w:qFormat/>
    <w:rPr>
      <w:rFonts w:ascii="Times New Roman" w:hAnsi="Times New Roman" w:cs="Times New Roman"/>
    </w:rPr>
  </w:style>
  <w:style w:type="character" w:styleId="WW8Num21z0">
    <w:name w:val="WW8Num21z0"/>
    <w:qFormat/>
    <w:rPr>
      <w:rFonts w:ascii="Symbol" w:hAnsi="Symbol" w:cs="Symbol"/>
    </w:rPr>
  </w:style>
  <w:style w:type="character" w:styleId="WW8Num22z0">
    <w:name w:val="WW8Num22z0"/>
    <w:qFormat/>
    <w:rPr>
      <w:rFonts w:ascii="Symbol" w:hAnsi="Symbol" w:cs="Symbol"/>
    </w:rPr>
  </w:style>
  <w:style w:type="character" w:styleId="WW8Num22z1">
    <w:name w:val="WW8Num22z1"/>
    <w:qFormat/>
    <w:rPr>
      <w:rFonts w:ascii="Courier New" w:hAnsi="Courier New" w:cs="Courier New"/>
    </w:rPr>
  </w:style>
  <w:style w:type="character" w:styleId="WW8Num22z2">
    <w:name w:val="WW8Num22z2"/>
    <w:qFormat/>
    <w:rPr>
      <w:rFonts w:ascii="Wingdings" w:hAnsi="Wingdings" w:cs="Wingdings"/>
    </w:rPr>
  </w:style>
  <w:style w:type="character" w:styleId="WW8Num23z0">
    <w:name w:val="WW8Num23z0"/>
    <w:qFormat/>
    <w:rPr/>
  </w:style>
  <w:style w:type="character" w:styleId="WW8Num24z0">
    <w:name w:val="WW8Num24z0"/>
    <w:qFormat/>
    <w:rPr>
      <w:rFonts w:ascii="Symbol" w:hAnsi="Symbol" w:cs="Symbol"/>
      <w:color w:val="auto"/>
    </w:rPr>
  </w:style>
  <w:style w:type="character" w:styleId="DefaultParagraphFont">
    <w:name w:val="Default Paragraph Font"/>
    <w:qFormat/>
    <w:rPr/>
  </w:style>
  <w:style w:type="character" w:styleId="PageNumber">
    <w:name w:val="page number"/>
    <w:basedOn w:val="DefaultParagraphFont"/>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suppressLineNumbers/>
      <w:tabs>
        <w:tab w:val="clear" w:pos="567"/>
        <w:tab w:val="center" w:pos="4819" w:leader="none"/>
        <w:tab w:val="right" w:pos="9638" w:leader="none"/>
      </w:tabs>
    </w:pPr>
    <w:rPr/>
  </w:style>
  <w:style w:type="paragraph" w:styleId="Header">
    <w:name w:val="header"/>
    <w:basedOn w:val="Normal"/>
    <w:pPr>
      <w:tabs>
        <w:tab w:val="clear" w:pos="567"/>
        <w:tab w:val="center" w:pos="4320" w:leader="none"/>
        <w:tab w:val="right" w:pos="8640" w:leader="none"/>
      </w:tabs>
    </w:pPr>
    <w:rPr/>
  </w:style>
  <w:style w:type="paragraph" w:styleId="Footer">
    <w:name w:val="footer"/>
    <w:basedOn w:val="Normal"/>
    <w:pPr>
      <w:tabs>
        <w:tab w:val="clear" w:pos="567"/>
        <w:tab w:val="center" w:pos="4320" w:leader="none"/>
        <w:tab w:val="right" w:pos="8640" w:leader="none"/>
      </w:tabs>
    </w:pPr>
    <w:rPr/>
  </w:style>
  <w:style w:type="paragraph" w:styleId="TOC2">
    <w:name w:val="toc 2"/>
    <w:basedOn w:val="Normal"/>
    <w:next w:val="Normal"/>
    <w:pPr>
      <w:tabs>
        <w:tab w:val="clear" w:pos="567"/>
        <w:tab w:val="left" w:pos="1134" w:leader="none"/>
        <w:tab w:val="right" w:pos="8505" w:leader="dot"/>
      </w:tabs>
    </w:pPr>
    <w:rPr>
      <w:caps/>
    </w:rPr>
  </w:style>
  <w:style w:type="paragraph" w:styleId="TOC1">
    <w:name w:val="toc 1"/>
    <w:basedOn w:val="Normal"/>
    <w:next w:val="Normal"/>
    <w:pPr>
      <w:tabs>
        <w:tab w:val="clear" w:pos="567"/>
        <w:tab w:val="left" w:pos="1134" w:leader="none"/>
        <w:tab w:val="right" w:pos="8505" w:leader="dot"/>
      </w:tabs>
    </w:pPr>
    <w:rPr>
      <w:caps/>
    </w:rPr>
  </w:style>
  <w:style w:type="paragraph" w:styleId="TOC3">
    <w:name w:val="toc 3"/>
    <w:basedOn w:val="Normal"/>
    <w:next w:val="Normal"/>
    <w:pPr>
      <w:tabs>
        <w:tab w:val="clear" w:pos="567"/>
        <w:tab w:val="left" w:pos="1134" w:leader="none"/>
        <w:tab w:val="right" w:pos="8505" w:leader="dot"/>
      </w:tabs>
    </w:pPr>
    <w:rPr/>
  </w:style>
  <w:style w:type="paragraph" w:styleId="TOC4">
    <w:name w:val="toc 4"/>
    <w:basedOn w:val="Normal"/>
    <w:next w:val="Normal"/>
    <w:pPr>
      <w:tabs>
        <w:tab w:val="clear" w:pos="567"/>
        <w:tab w:val="left" w:pos="1134" w:leader="none"/>
        <w:tab w:val="right" w:pos="8505" w:leader="dot"/>
      </w:tabs>
    </w:pPr>
    <w:rPr/>
  </w:style>
  <w:style w:type="paragraph" w:styleId="TOC5">
    <w:name w:val="toc 5"/>
    <w:basedOn w:val="Normal"/>
    <w:next w:val="Normal"/>
    <w:pPr>
      <w:tabs>
        <w:tab w:val="clear" w:pos="567"/>
        <w:tab w:val="left" w:pos="1134" w:leader="none"/>
        <w:tab w:val="right" w:pos="8505" w:leader="dot"/>
      </w:tabs>
    </w:pPr>
    <w:rPr/>
  </w:style>
  <w:style w:type="paragraph" w:styleId="TOC6">
    <w:name w:val="toc 6"/>
    <w:basedOn w:val="Normal"/>
    <w:next w:val="Normal"/>
    <w:pPr>
      <w:tabs>
        <w:tab w:val="clear" w:pos="567"/>
        <w:tab w:val="left" w:pos="1134" w:leader="none"/>
        <w:tab w:val="right" w:pos="8505" w:leader="dot"/>
      </w:tabs>
    </w:pPr>
    <w:rPr/>
  </w:style>
  <w:style w:type="paragraph" w:styleId="TOC7">
    <w:name w:val="toc 7"/>
    <w:basedOn w:val="Normal"/>
    <w:next w:val="Normal"/>
    <w:pPr>
      <w:tabs>
        <w:tab w:val="clear" w:pos="567"/>
        <w:tab w:val="left" w:pos="1418" w:leader="none"/>
        <w:tab w:val="right" w:pos="8505" w:leader="dot"/>
      </w:tabs>
    </w:pPr>
    <w:rPr/>
  </w:style>
  <w:style w:type="paragraph" w:styleId="TOC8">
    <w:name w:val="toc 8"/>
    <w:basedOn w:val="Normal"/>
    <w:next w:val="Normal"/>
    <w:pPr>
      <w:tabs>
        <w:tab w:val="clear" w:pos="567"/>
        <w:tab w:val="left" w:pos="1701" w:leader="none"/>
        <w:tab w:val="right" w:pos="8505" w:leader="dot"/>
      </w:tabs>
    </w:pPr>
    <w:rPr/>
  </w:style>
  <w:style w:type="paragraph" w:styleId="TOC9">
    <w:name w:val="toc 9"/>
    <w:basedOn w:val="Normal"/>
    <w:next w:val="Normal"/>
    <w:pPr>
      <w:tabs>
        <w:tab w:val="clear" w:pos="567"/>
        <w:tab w:val="left" w:pos="1985" w:leader="none"/>
        <w:tab w:val="right" w:pos="8505" w:leader="dot"/>
      </w:tabs>
    </w:pP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_rels/header1.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TotalTime>
  <Application>LibreOffice/25.2.3.2$Linux_X86_64 LibreOffice_project/520$Build-2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2002-03-05T10:51:00Z</dcterms:created>
  <dc:creator>rtonnema</dc:creator>
  <dc:description/>
  <dc:language>en-US</dc:language>
  <cp:lastModifiedBy>jbyrne</cp:lastModifiedBy>
  <cp:lastPrinted>2001-08-28T12:06:00Z</cp:lastPrinted>
  <dcterms:modified xsi:type="dcterms:W3CDTF">2003-12-05T13:49:00Z</dcterms:modified>
  <cp:revision>6</cp:revision>
  <dc:subject/>
  <dc:title>Procedure Preventive Action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0">
    <vt:lpwstr>JBY</vt:lpwstr>
  </property>
  <property fmtid="{D5CDD505-2E9C-101B-9397-08002B2CF9AE}" pid="3" name="Date">
    <vt:lpwstr/>
  </property>
  <property fmtid="{D5CDD505-2E9C-101B-9397-08002B2CF9AE}" pid="4" name="Department">
    <vt:lpwstr>QA/QC</vt:lpwstr>
  </property>
  <property fmtid="{D5CDD505-2E9C-101B-9397-08002B2CF9AE}" pid="5" name="Dept">
    <vt:lpwstr/>
  </property>
  <property fmtid="{D5CDD505-2E9C-101B-9397-08002B2CF9AE}" pid="6" name="Doc Owner">
    <vt:lpwstr>QA/QC</vt:lpwstr>
  </property>
  <property fmtid="{D5CDD505-2E9C-101B-9397-08002B2CF9AE}" pid="7" name="Doc type">
    <vt:lpwstr>Procedure</vt:lpwstr>
  </property>
  <property fmtid="{D5CDD505-2E9C-101B-9397-08002B2CF9AE}" pid="8" name="Document ID">
    <vt:lpwstr>QU-P-28</vt:lpwstr>
  </property>
  <property fmtid="{D5CDD505-2E9C-101B-9397-08002B2CF9AE}" pid="9" name="Gen">
    <vt:lpwstr/>
  </property>
  <property fmtid="{D5CDD505-2E9C-101B-9397-08002B2CF9AE}" pid="10" name="LAS">
    <vt:lpwstr/>
  </property>
  <property fmtid="{D5CDD505-2E9C-101B-9397-08002B2CF9AE}" pid="11" name="Last rev">
    <vt:lpwstr>00</vt:lpwstr>
  </property>
  <property fmtid="{D5CDD505-2E9C-101B-9397-08002B2CF9AE}" pid="12" name="MBD">
    <vt:lpwstr/>
  </property>
  <property fmtid="{D5CDD505-2E9C-101B-9397-08002B2CF9AE}" pid="13" name="Order">
    <vt:lpwstr>71900.0000000000</vt:lpwstr>
  </property>
  <property fmtid="{D5CDD505-2E9C-101B-9397-08002B2CF9AE}" pid="14" name="TN">
    <vt:lpwstr/>
  </property>
  <property fmtid="{D5CDD505-2E9C-101B-9397-08002B2CF9AE}" pid="15" name="WE">
    <vt:lpwstr>WE</vt:lpwstr>
  </property>
  <property fmtid="{D5CDD505-2E9C-101B-9397-08002B2CF9AE}" pid="16" name="WP">
    <vt:lpwstr>WP</vt:lpwstr>
  </property>
</Properties>
</file>